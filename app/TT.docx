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" w:lineRule="auto"/>
        <w:jc w:val="center"/>
        <w:rPr/>
      </w:pPr>
      <w:ins w:author="Roman Viktorov" w:id="1" w:date="2026-05-02T09:59:04Z">
        <w:r w:rsidDel="00000000" w:rsidR="00000000" w:rsidRPr="00000000">
          <w:rPr>
            <w:rFonts w:ascii="Arial" w:cs="Arial" w:eastAsia="Arial" w:hAnsi="Arial"/>
            <w:b w:val="1"/>
            <w:bCs w:val="1"/>
            <w:color w:val="2563eb"/>
            <w:sz w:val="44"/>
            <w:szCs w:val="44"/>
            <w:rtl w:val="0"/>
            <w:rPrChange w:author="Roman Viktorov" w:id="2" w:date="2026-05-02T09:59:04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  </w:t>
        </w:r>
      </w:ins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44"/>
          <w:szCs w:val="44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32"/>
          <w:szCs w:val="32"/>
          <w:rtl w:val="0"/>
        </w:rPr>
        <w:t xml:space="preserve">Smart University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4"/>
          <w:szCs w:val="24"/>
          <w:rtl w:val="0"/>
        </w:rPr>
        <w:t xml:space="preserve">Impact Admissions × QApp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0"/>
          <w:szCs w:val="20"/>
          <w:rtl w:val="0"/>
        </w:rPr>
        <w:t xml:space="preserve">Версия 1.0  ·  Хакатон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1. Название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6"/>
          <w:szCs w:val="26"/>
          <w:rtl w:val="0"/>
        </w:rPr>
        <w:t xml:space="preserve">Smart University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Умная страница профиля университета — персонализированный помощник абитуриента внутри платформы QApp.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2. Краткое описание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Smart University Profile — это улучшенная страница университета на платформе QApp. В отличие от стандартной информационной карточки, эта страница работает как персональный admissions-консультант: она анализирует профиль студента и объясняет, подходит ли ему университет, какие программы наиболее релевантны, какие документы уже готовы, что ещё нужно сделать и к какому дедлайну.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Проект реализуется как frontend-прототип, в котором персонализация строится на профиле студента. Backend, загрузка документов и база данных — опциональные улучшения, реализация которых приветствуется, но не является обязательной для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3. 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Текущая страница университета на QApp имеет следующие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Информация есть, но подаётся «сухо» — студент читает, но не понимает, что с этим 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Нет персонализации: список программ одинаков для всех, независимо от интересов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Документы и дедлайны не превращены в понятный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Нет ощущения «умного помощника» — страница пассивна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Мало интерактивности: нет фильтров, прогресс-баров, чеклистов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Студенту сложно быстро понять: «Мои ли это программы? Успею ли я? Что загрузить?»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Отсутствует визуальная иерархия приоритетов — всё одинаково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4. Цель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2"/>
          <w:szCs w:val="22"/>
          <w:rtl w:val="0"/>
        </w:rPr>
        <w:t xml:space="preserve">Создать страницу профиля университета, которая работает как мини-admissions advisor: помогает студенту за одно посещение страницы понять, подходит ли ему этот университет, принять решение и сделать первый шаг к подаче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Страница должна отвечать на 7 ключевых вопросов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1. Подходит ли мне этот университет?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2. Какие программы мне подойдут?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3. Какие документы нужны и что уже готово?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4. Что ещё нужно сделать?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5. Когда критичный дедлайн?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6. Какие следующие шаги?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7. Почему именно этот университет — хороший выбор для меня?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5. Целевая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Основная: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школьники 10–12 классов, абитуриенты из Казахстана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Вторичная: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родители, которые помогают с выбором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студенты, выбирающие между несколькими вузами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Общий портрет: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пользователи, которым нужна помощь с документами, дедлайнами и выбором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6. MVP Scope — что обязательно сделать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2"/>
          <w:szCs w:val="22"/>
          <w:rtl w:val="0"/>
        </w:rPr>
        <w:t xml:space="preserve">Следующие блоки являются обязательными. Остальные (backend, загрузка файлов, база данных) — опциональны и приветствуются как улучшение.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Responsive university profile page (desktop +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Hero section: название университета, город, фото/фон, badges, CTA-кнопки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Блок «AI Fit / Your Match» — персонализированный fit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Список программ с поиском и фильтрами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Admission requirements checklist с прогресс-баром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Deadlines timeline — визуальная шкала дедлайнов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Scholarships section — блок стипендий с AI-инсайтом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Sticky sidebar summary — краткий итог справа на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Профиль студента (mock data или реальный — на усмотрение команды)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Логика персонализации на основе профиля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Clean modern UI в стиле QApp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97706"/>
          <w:sz w:val="22"/>
          <w:szCs w:val="22"/>
          <w:rtl w:val="0"/>
        </w:rPr>
        <w:t xml:space="preserve">Опциональные улучшения (не обязательны, но ценятся):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Backend для хранения профиля студента и данных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Загрузка реальных файлов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База данных с несколькими университетами Казахстана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Интеграция с реальными данными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Настоящий AI backend для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Авторизация и сохранение прогресса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7. Out of Scope — что точно НЕ нужно 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dc2626"/>
          <w:sz w:val="22"/>
          <w:szCs w:val="22"/>
          <w:rtl w:val="0"/>
        </w:rPr>
        <w:t xml:space="preserve">Следующие вещи не нужны ни в каком виде — не тратьте на них время: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dc2626"/>
          <w:sz w:val="21"/>
          <w:szCs w:val="21"/>
          <w:rtl w:val="0"/>
        </w:rPr>
        <w:t xml:space="preserve">•  ✕  Оплата / транзакции любого вида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dc2626"/>
          <w:sz w:val="21"/>
          <w:szCs w:val="21"/>
          <w:rtl w:val="0"/>
        </w:rPr>
        <w:t xml:space="preserve">•  ✕  Полноценная admin panel для сотрудников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dc2626"/>
          <w:sz w:val="21"/>
          <w:szCs w:val="21"/>
          <w:rtl w:val="0"/>
        </w:rPr>
        <w:t xml:space="preserve">•  ✕  Scraping данных с внешних сайтов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8. Mock Student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Используй следующий профиль студента как основу для персонализации. Если команда реализует backend — профиль может быть настоящим. Если нет — захардкодить в коде или в отдельном data-файле.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Академический профиль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Grade: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Country: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Kazakhstan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GPA: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4.7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IELTS: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SAT: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Interests: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Computer Science, Business,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Preferred 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Budget: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Needs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Preferred city: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Astana or large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Fall 2026 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Документы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ID / Passport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0"/>
          <w:szCs w:val="20"/>
          <w:rtl w:val="0"/>
        </w:rPr>
        <w:t xml:space="preserve">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Photo 3×4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0"/>
          <w:szCs w:val="20"/>
          <w:rtl w:val="0"/>
        </w:rPr>
        <w:t xml:space="preserve">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Medical Certificate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2626"/>
          <w:sz w:val="20"/>
          <w:szCs w:val="20"/>
          <w:rtl w:val="0"/>
        </w:rPr>
        <w:t xml:space="preserve">[MISSING]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Academic Transcript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0"/>
          <w:szCs w:val="20"/>
          <w:rtl w:val="0"/>
        </w:rPr>
        <w:t xml:space="preserve">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Diploma / Certificate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97706"/>
          <w:sz w:val="20"/>
          <w:szCs w:val="20"/>
          <w:rtl w:val="0"/>
        </w:rPr>
        <w:t xml:space="preserve">[PENDING]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9. Mock University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Страница должна быть шаблонной и применимой к любому университету Казахстана. Для демонстрации на хакатоне выбери один или несколько реальных казахстанских вузов и заполни данные по приведённому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Шаблон данных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[Название университета]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City: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[Город, Казахстан]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Founded: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[Год основания]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[Тип: Research / Teaching / Technical / Liberal Arts]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Language of instruction: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[English / Русский / Казахский / смешанный]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Number of programs: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[Количество программ]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Application deadline: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[Дата дедлайна]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Scholarship: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[Описание доступных стипендий]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AI Fit Score (mock):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[Процент совместимости с профилем студента]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Шаблон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Program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[Полное название программы]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Field: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[Engineering / Business / Computer Science / Science / Humanities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Degree: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[Bachelor / Master / PhD]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[3 / 4 / 5 лет]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[English / Русский / Казахский]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Fit Score: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[% совместимости с профилем студента]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Match reason: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[Почему программа подходит данному студенту]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Рекомендуется показать не менее 5–7 программ для демонстрируемого университета. Fit score и match reason рассчитываются или формируются на основе профиля студента.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10. Основные блоки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A. Header / Navbar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Логотип QApp — sticky сверху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Навигация: Universities &amp; Ranking · About · Apply ·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Правая часть: иконка языка, аватар профиля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Кнопка «Apply to [University Name]» — основная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 mobile: компактная версия или hamburger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B.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Большое фото кампуса или градиентный фон с паттерном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Название университета (на русском и английском)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Город и страна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Badges: язык обучения · стипендии · дедлайн · AI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Маленький AI-инсайт: «AI Fit: Strong match based on your profile»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CTA кнопки: Start Application · Save · Compare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C. AI Fit Section — ключевой блок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Overall Fit Score: XX% — визуализировать как ring/circle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Status badge: Qualified / Strong Match / Partial Match / Low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Секция «Почему подходит»: список зелёных причин на основе профиля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Секция «Gaps / Риски»: список предупреждений (missing docs, score gaps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Рекомендованные следующие шаги: пронумерованный action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Логика: fit score и reasons вычисляются из профиля студента и данных вуза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D. Programs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Search input: «Search programs...»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Фильтры: Field · Language · Degree · Fit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Program cards: название, duration, language, fit score, match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Кнопки на карточке: «View requirements» · «Add to shortlist»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Shortlist сохраняется в state (с backend — в профиле пользователя)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Программы сортируются по fit score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E. Deadlines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Визуальная вертикальная timeline (не просто список)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Шаги: Today → Complete Profile → Upload Docs → Choose Programs → Submit →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Цветовая индикация статусов: current / action needed / deadline /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AI-warning: уведомление о недостающих документах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Конкретные даты из данных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F. Admission Requirements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Документы сгруппированы по статусу: Ready · Missing ·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Прогресс-бар: «X of N required documents ready»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Каждая строка: иконка + название документа + статус-badge + кнопка 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Кнопки: Upload (для missing) · Complete (для pending) · ✓ (для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 backend — Upload может загружать настоящий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G. Scholarships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Карточки доступных стипендий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Каждая карточка: название · кто может подать · что подготовить · кнопка 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Relevance badge: High / Medium / Low (на основе профиля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note: объяснение почему стипендия важна для данного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H. Sidebar Summary — sticky на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Fit score card: XX% · статус · количество pending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Application checklist: краткий список шагов с чекбоксами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Quick info: City · Programs · Language ·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Contact links: официальный сайт · email приёмной комиссии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CTA: Start Application · Ask AI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 mobile: становится обычной карточкой (не 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I. AI Advisor Mock /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Блок «Ask AI about this university»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Suggestion pills: «Which program fits me?» · «What docs am I missing?» и др.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Input field для ввода вопроса + кнопка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 AI backend — настоящие ответы на основе данных вуза и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без backend — фиксированные mock-ответы на каждый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J. Comparison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«Compare with other universities» — карточки других казахстанских вузов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Fit score каждого вуза, название,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CTA «Add to comparison» или полноценный comparison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реализована база данных — показывать реальные вузы из неё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K.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Логотип QApp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Ссылки на разделы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Ссылки на аккаунт: My Applications · Saved ·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Legal: Privacy Policy · Terms of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Город и контакты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11. UX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Информация должна легко сканироваться — самое важное наверху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Чёткая иерархия: Fit score → Deadline → Documents → Programs →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Минимум текста, максимум визуальных статусов (badges, icons, progress bars)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Progressive disclosure: «Show more» для длинных секций, expandable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Hover states на всех интерактивных элементах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Smooth transitions и subtle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 мобильной версии: sidebar не sticky, программы — карточки в одну колонку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Критичные элементы (deadline, missing docs) — визуально выделены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Next steps должны быть понятны без дополнительных объяснений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Страница должна работать как шаблон для любого казахстанского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12. Что сдать (Deliverables)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ea5e9"/>
          <w:sz w:val="22"/>
          <w:szCs w:val="22"/>
          <w:rtl w:val="0"/>
        </w:rPr>
        <w:t xml:space="preserve">Обязательно: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GitHub repository с кодом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Работающий frontend-прототип (запускается локально)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README.md (см. раздел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PDF или слайды с объяснением решения (5–10 слайдов)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ea5e9"/>
          <w:sz w:val="22"/>
          <w:szCs w:val="22"/>
          <w:rtl w:val="0"/>
        </w:rPr>
        <w:t xml:space="preserve">Желательно: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Видео-демо 2–5 минут: walkthrough страницы с объяснением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Deployed link (Vercel, Netlify, Railway или аналог)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Backend с реальными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Загрузка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Несколько университетов в базе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2563eb" w:space="2" w:sz="4" w:val="single"/>
        </w:pBdr>
        <w:spacing w:after="80" w:before="320" w:lineRule="auto"/>
        <w:rPr>
          <w:del w:author="Dastan" w:id="3" w:date="2026-05-04T06:38:47Z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13. Требования к README.m</w:t>
      </w:r>
      <w:del w:author="Dastan" w:id="3" w:date="2026-05-04T06:38:47Z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2563eb"/>
            <w:sz w:val="30"/>
            <w:szCs w:val="30"/>
            <w:rtl w:val="0"/>
          </w:rPr>
          <w:delText xml:space="preserve">d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DA">
      <w:pPr>
        <w:pBdr>
          <w:bottom w:color="2563eb" w:space="2" w:sz="4" w:val="single"/>
        </w:pBdr>
        <w:spacing w:after="80" w:before="320" w:lineRule="auto"/>
        <w:rPr/>
        <w:pPrChange w:author="Dastan" w:id="0" w:date="2026-05-04T06:38:47Z">
          <w:pPr>
            <w:spacing w:after="80" w:before="40" w:lineRule="auto"/>
          </w:pPr>
        </w:pPrChange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README должен содержать следующие разделы: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1.  Project overview — что это и зачем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2.  Problem statement — какую проблему решает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3.  Solution — как именно решает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4.  Features — список реализованных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5.  Tech stack — чем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6.  How to run — инструкция запуска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7.  Data explanation — откуда данные: mock, база или реальные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8.  Screenshots — хотя бы 2–3 скриншота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9.  Limitations — что не реализовано и почему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10.  Future improvements — что можно добавить в продакшне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14. Критерии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Соответствие задаче: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решает ли проект поставленную задачу платформы QApp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Полезность для абитуриента: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помогает ли страница студенту принять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Качество UI/UX: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выглядит ли современно, чисто, удобно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Персонализация: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работает ли логика fit score и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Реалистичность MVP: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работает ли прототип стабильно без критичных багов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Глубина реализации: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наличие backend, реальных данных, загрузки файлов — плюс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Презентация: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понятно ли объяснено решение, есть ли слайды/видео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Объяснение решения: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может ли команда ответить на вопросы жюри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15. План выполнения за 48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0–3 | Подготовка и планирование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Внимательно прочитать ТЗ и обсудить всей командой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Решить: делаем только frontend или с backend?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Выбрать MVP-приоритеты — что точно войдёт, что — опционально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Нарисовать грубый wireframe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Создать репозиторий на GitHub и базовый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Выбрать казахстанский университет(ы) для демонстрации и собрать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3–8 | Основа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Настроить проект (React + Tailwind или альтернатива)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Создать структуру данных: профиль студента, шаблон университета,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есть backend — поднять базовый сервер и схему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Сделать базовую структуру: App + пустые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8–16 | Основные блоки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Header / Navbar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Hero Section — фон, название, badges,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About Section — описание и highlights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Programs Section — карточки с fit score и фильтрами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Sidebar Summary — структура на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16–26 | Ключевые функциональные блоки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Fit Card — fit score, ring chart, reasons, gaps,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Requirements Checklist — документы по статусам + progress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Deadlines Timeline — визуальная шкала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Scholarships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Advisor Mock или реальный (если есть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 backend: загрузка документов, сохранение shortlist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26–36 | Полировка и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Responsive design: мобильная версия, sidebar → карточка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Hover states, transitions,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Цветовые статусы, badges, прогресс-бары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Bug fixing и проверка на разных размерах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Финальная проверка визуала: воздух, иерархия, консистентность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несколько вузов — проверить что шаблон работает для каждого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36–44 | Тестирование и контент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Заполнить данные реальных казахстанских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Проверить логику персонализации для разных профилей студентов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Протестировать все интерактивные элементы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Исправить финальные баги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Деплой на Vercel / Netlify / Railway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44–48 | Сдача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Написать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Подготовить 5–10 слайдов презентации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Записать или подготовить demo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Push в GitHub + проверить что всё запускается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Финальный review: соответствие ТЗ, работоспособность, внешний вид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16. Возможные улучшения после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Что можно добавить в полноценной версии продукта: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Real university database — тысячи вузов из Казахстана и за рубежом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recommendations backend (Claude API / OpenAI) для умных советов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Application tracking — отслеживание статуса поданных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University comparison engine — детальное сравнение 2–4 вузов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Chatbot advisor — настоящий диалог с AI на основе данных вуза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Multilingual support — интерфейс на казахском, русском и английском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Analytics для приёмных комиссий — статистика поведения абитуриентов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Mobile app — React Native или PWA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Notifications — напоминания о дедлайнах по email или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17. Итоговая формулировка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120" w:lineRule="auto"/>
        <w:ind w:left="288" w:right="288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За 48 часов команда должна создать интерактивный прототип Smart University Profile, где студент видит персональный fit score, подходящие программы, дедлайны, checklist документов и чёткие next steps. Страница должна быть шаблонной — применимой к любому университету Казахстана. Минимум — работающий frontend с умной логикой персонализации. Максимум — полноценный продукт с backend, реальными данными и загрузкой документов. Не просто карточка университета — а мини-admissions advisor в браузере.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6"/>
          <w:szCs w:val="26"/>
          <w:rtl w:val="0"/>
        </w:rPr>
        <w:t xml:space="preserve">Удачи на хакатоне!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0"/>
          <w:szCs w:val="20"/>
          <w:rtl w:val="0"/>
        </w:rPr>
        <w:t xml:space="preserve">Impact Admissions × QApp  ·  2026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  <w:sectPrChange w:author="Dastan" w:id="0" w:date="2026-05-04T06:37:46Z">
        <w:sectPr w:rsidR="000000" w:rsidDel="000000" w:rsidRPr="000000" w:rsidSect="000000">
          <w:pgMar w:bottom="1440" w:top="1440" w:left="1440" w:right="1440" w:header="720" w:footer="720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>
        <w:ins w:author="Dastan" w:id="5" w:date="2026-05-04T06:37:46Z"/>
        <w:rPrChange w:author="Dastan" w:id="0" w:date="2026-05-04T06:37:46Z">
          <w:rPr/>
        </w:rPrChange>
      </w:rPr>
    </w:pPr>
    <w:ins w:author="Dastan" w:id="5" w:date="2026-05-04T06:37:46Z">
      <w:r w:rsidDel="00000000" w:rsidR="00000000" w:rsidRPr="00000000">
        <w:rPr>
          <w:rtl w:val="0"/>
        </w:rPr>
      </w:r>
    </w:ins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